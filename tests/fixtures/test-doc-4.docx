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8249A" w14:textId="25F6CEBA" w:rsidR="00A71C0A" w:rsidRDefault="00125204">
      <w:commentRangeStart w:id="0"/>
      <w:r w:rsidRPr="00125204">
        <w:t xml:space="preserve">Lorem Ipsum </w:t>
      </w:r>
      <w:commentRangeEnd w:id="0"/>
      <w:r w:rsidR="000520C0" w:rsidRPr="00125204">
        <w:rPr>
          <w:rStyle w:val="CommentReference"/>
          <w:sz w:val="24"/>
          <w:szCs w:val="24"/>
        </w:rPr>
        <w:commentReference w:id="0"/>
      </w:r>
      <w:r w:rsidRPr="00125204">
        <w:t xml:space="preserve">is simply dummy text of the printing and typesetting industry. Lorem Ipsum has been the industry's standard dummy text ever since the 1500s, when an unknown printer took a galley of type and </w:t>
      </w:r>
      <w:del w:id="1" w:author="Artem Nistuley" w:date="2026-07-09T14:32:00Z" w16du:dateUtc="2026-07-09T11:32:00Z">
        <w:r w:rsidRPr="00125204" w:rsidDel="000520C0">
          <w:delText>scrambled</w:delText>
        </w:r>
      </w:del>
      <w:r w:rsidRPr="00125204">
        <w:t xml:space="preserve">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6455D9C" w14:textId="77777777" w:rsidR="00125204" w:rsidRDefault="00125204"/>
    <w:p w14:paraId="67DF8112" w14:textId="60422DB7" w:rsidR="00125204" w:rsidRDefault="00125204" w:rsidP="00125204">
      <w:r w:rsidRPr="00125204">
        <w:t xml:space="preserve">Lorem Ipsum is simply dummy text of the printing and typesetting industry. </w:t>
      </w:r>
      <w:commentRangeStart w:id="2"/>
      <w:r w:rsidRPr="00125204">
        <w:t xml:space="preserve">Lorem Ipsum </w:t>
      </w:r>
      <w:commentRangeEnd w:id="2"/>
      <w:r w:rsidR="000520C0" w:rsidRPr="00125204">
        <w:rPr>
          <w:rStyle w:val="CommentReference"/>
          <w:sz w:val="24"/>
          <w:szCs w:val="24"/>
        </w:rPr>
        <w:commentReference w:id="2"/>
      </w:r>
      <w:r w:rsidRPr="00125204">
        <w:t>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ins w:id="3" w:author="Artem Nistuley" w:date="2026-07-09T14:32:00Z" w16du:dateUtc="2026-07-09T11:32:00Z">
        <w:r w:rsidR="000520C0">
          <w:t xml:space="preserve"> Insert text.</w:t>
        </w:r>
      </w:ins>
    </w:p>
    <w:p w14:paraId="129AEDDD" w14:textId="77777777" w:rsidR="00125204" w:rsidRDefault="00125204"/>
    <w:p w14:paraId="4DECF1B1" w14:textId="0DCFD312" w:rsidR="00125204" w:rsidRDefault="00125204" w:rsidP="00125204">
      <w:r w:rsidRPr="00125204">
        <w:t xml:space="preserve">Lorem Ipsum is simply </w:t>
      </w:r>
      <w:del w:id="4" w:author="Artem Nistuley" w:date="2026-07-09T14:32:00Z" w16du:dateUtc="2026-07-09T11:32:00Z">
        <w:r w:rsidRPr="00125204" w:rsidDel="000520C0">
          <w:delText xml:space="preserve">dummy </w:delText>
        </w:r>
      </w:del>
      <w:ins w:id="5" w:author="Artem Nistuley" w:date="2026-07-09T14:32:00Z" w16du:dateUtc="2026-07-09T11:32:00Z">
        <w:r w:rsidR="000520C0">
          <w:t>replace</w:t>
        </w:r>
        <w:r w:rsidR="000520C0" w:rsidRPr="00125204">
          <w:t xml:space="preserve"> </w:t>
        </w:r>
      </w:ins>
      <w:r w:rsidRPr="00125204">
        <w:t>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B4E9E7E" w14:textId="77777777" w:rsidR="00125204" w:rsidRDefault="00125204" w:rsidP="00125204"/>
    <w:p w14:paraId="195F7D07" w14:textId="77777777" w:rsidR="00125204" w:rsidRDefault="00125204" w:rsidP="00125204">
      <w:r w:rsidRPr="00125204">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2A264631" w14:textId="77777777" w:rsidR="00125204" w:rsidRDefault="00125204" w:rsidP="00125204"/>
    <w:p w14:paraId="5A36BC33" w14:textId="77777777" w:rsidR="00125204" w:rsidRDefault="00125204" w:rsidP="00125204">
      <w:r w:rsidRPr="00125204">
        <w:t xml:space="preserve">Lorem Ipsum is simply dummy text of the printing and typesetting industry. Lorem Ipsum has been the industry's standard dummy text ever since the 1500s, when an unknown </w:t>
      </w:r>
      <w:r w:rsidRPr="00125204">
        <w:lastRenderedPageBreak/>
        <w:t>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270DDF28" w14:textId="77777777" w:rsidR="00125204" w:rsidRDefault="00125204" w:rsidP="00125204"/>
    <w:p w14:paraId="5BEC681B" w14:textId="77777777" w:rsidR="00125204" w:rsidRDefault="00125204" w:rsidP="00125204">
      <w:r w:rsidRPr="00125204">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7F50DAF2" w14:textId="77777777" w:rsidR="00125204" w:rsidRDefault="00125204" w:rsidP="00125204"/>
    <w:p w14:paraId="19D650F8" w14:textId="77777777" w:rsidR="00125204" w:rsidRDefault="00125204"/>
    <w:p w14:paraId="0C82647C" w14:textId="77777777" w:rsidR="00125204" w:rsidRPr="00125204" w:rsidRDefault="00125204" w:rsidP="00125204"/>
    <w:p w14:paraId="4CCA0DB2" w14:textId="77777777" w:rsidR="00125204" w:rsidRPr="00125204" w:rsidRDefault="00125204" w:rsidP="00125204"/>
    <w:p w14:paraId="004F4CFC" w14:textId="77777777" w:rsidR="00125204" w:rsidRDefault="00125204" w:rsidP="00125204"/>
    <w:p w14:paraId="781DD6D5" w14:textId="2BC79E32" w:rsidR="00125204" w:rsidRPr="00125204" w:rsidRDefault="00125204" w:rsidP="00125204">
      <w:pPr>
        <w:tabs>
          <w:tab w:val="left" w:pos="2998"/>
        </w:tabs>
      </w:pPr>
      <w:r>
        <w:tab/>
      </w:r>
    </w:p>
    <w:sectPr w:rsidR="00125204" w:rsidRPr="0012520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rtem Nistuley" w:date="2026-07-09T14:32:00Z" w:initials="AN">
    <w:p w14:paraId="755A286F" w14:textId="77777777" w:rsidR="000520C0" w:rsidRDefault="000520C0" w:rsidP="000520C0">
      <w:r>
        <w:rPr>
          <w:rStyle w:val="CommentReference"/>
        </w:rPr>
        <w:annotationRef/>
      </w:r>
      <w:r>
        <w:rPr>
          <w:sz w:val="20"/>
          <w:szCs w:val="20"/>
        </w:rPr>
        <w:t>Add some comment.</w:t>
      </w:r>
    </w:p>
  </w:comment>
  <w:comment w:id="2" w:author="Artem Nistuley" w:date="2026-07-09T14:32:00Z" w:initials="AN">
    <w:p w14:paraId="6D40ED32" w14:textId="77777777" w:rsidR="000520C0" w:rsidRDefault="000520C0" w:rsidP="000520C0">
      <w:r>
        <w:rPr>
          <w:rStyle w:val="CommentReference"/>
        </w:rPr>
        <w:annotationRef/>
      </w:r>
      <w:r>
        <w:rPr>
          <w:sz w:val="20"/>
          <w:szCs w:val="20"/>
        </w:rPr>
        <w:t>Comment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5A286F" w15:done="0"/>
  <w15:commentEx w15:paraId="6D40ED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944B771" w16cex:dateUtc="2026-07-09T11:32:00Z"/>
  <w16cex:commentExtensible w16cex:durableId="7F8F36A9" w16cex:dateUtc="2026-07-09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5A286F" w16cid:durableId="3944B771"/>
  <w16cid:commentId w16cid:paraId="6D40ED32" w16cid:durableId="7F8F36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em Nistuley">
    <w15:presenceInfo w15:providerId="AD" w15:userId="S::artem.nistuley@gmail.com::db7ef2d8-aa35-4605-b5ea-a5d4f4a77ad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04"/>
    <w:rsid w:val="000520C0"/>
    <w:rsid w:val="00125204"/>
    <w:rsid w:val="00600B95"/>
    <w:rsid w:val="00702445"/>
    <w:rsid w:val="008D12EA"/>
    <w:rsid w:val="00A71C0A"/>
    <w:rsid w:val="00AD1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A3D35"/>
  <w15:chartTrackingRefBased/>
  <w15:docId w15:val="{1BCEFAB5-1127-9B42-8375-422F5F7D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204"/>
    <w:rPr>
      <w:rFonts w:eastAsiaTheme="majorEastAsia" w:cstheme="majorBidi"/>
      <w:color w:val="272727" w:themeColor="text1" w:themeTint="D8"/>
    </w:rPr>
  </w:style>
  <w:style w:type="paragraph" w:styleId="Title">
    <w:name w:val="Title"/>
    <w:basedOn w:val="Normal"/>
    <w:next w:val="Normal"/>
    <w:link w:val="TitleChar"/>
    <w:uiPriority w:val="10"/>
    <w:qFormat/>
    <w:rsid w:val="0012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204"/>
    <w:pPr>
      <w:spacing w:before="160"/>
      <w:jc w:val="center"/>
    </w:pPr>
    <w:rPr>
      <w:i/>
      <w:iCs/>
      <w:color w:val="404040" w:themeColor="text1" w:themeTint="BF"/>
    </w:rPr>
  </w:style>
  <w:style w:type="character" w:customStyle="1" w:styleId="QuoteChar">
    <w:name w:val="Quote Char"/>
    <w:basedOn w:val="DefaultParagraphFont"/>
    <w:link w:val="Quote"/>
    <w:uiPriority w:val="29"/>
    <w:rsid w:val="00125204"/>
    <w:rPr>
      <w:i/>
      <w:iCs/>
      <w:color w:val="404040" w:themeColor="text1" w:themeTint="BF"/>
    </w:rPr>
  </w:style>
  <w:style w:type="paragraph" w:styleId="ListParagraph">
    <w:name w:val="List Paragraph"/>
    <w:basedOn w:val="Normal"/>
    <w:uiPriority w:val="34"/>
    <w:qFormat/>
    <w:rsid w:val="00125204"/>
    <w:pPr>
      <w:ind w:left="720"/>
      <w:contextualSpacing/>
    </w:pPr>
  </w:style>
  <w:style w:type="character" w:styleId="IntenseEmphasis">
    <w:name w:val="Intense Emphasis"/>
    <w:basedOn w:val="DefaultParagraphFont"/>
    <w:uiPriority w:val="21"/>
    <w:qFormat/>
    <w:rsid w:val="00125204"/>
    <w:rPr>
      <w:i/>
      <w:iCs/>
      <w:color w:val="0F4761" w:themeColor="accent1" w:themeShade="BF"/>
    </w:rPr>
  </w:style>
  <w:style w:type="paragraph" w:styleId="IntenseQuote">
    <w:name w:val="Intense Quote"/>
    <w:basedOn w:val="Normal"/>
    <w:next w:val="Normal"/>
    <w:link w:val="IntenseQuoteChar"/>
    <w:uiPriority w:val="30"/>
    <w:qFormat/>
    <w:rsid w:val="0012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204"/>
    <w:rPr>
      <w:i/>
      <w:iCs/>
      <w:color w:val="0F4761" w:themeColor="accent1" w:themeShade="BF"/>
    </w:rPr>
  </w:style>
  <w:style w:type="character" w:styleId="IntenseReference">
    <w:name w:val="Intense Reference"/>
    <w:basedOn w:val="DefaultParagraphFont"/>
    <w:uiPriority w:val="32"/>
    <w:qFormat/>
    <w:rsid w:val="00125204"/>
    <w:rPr>
      <w:b/>
      <w:bCs/>
      <w:smallCaps/>
      <w:color w:val="0F4761" w:themeColor="accent1" w:themeShade="BF"/>
      <w:spacing w:val="5"/>
    </w:rPr>
  </w:style>
  <w:style w:type="character" w:styleId="CommentReference">
    <w:name w:val="annotation reference"/>
    <w:basedOn w:val="DefaultParagraphFont"/>
    <w:uiPriority w:val="99"/>
    <w:semiHidden/>
    <w:unhideWhenUsed/>
    <w:rsid w:val="000520C0"/>
    <w:rPr>
      <w:sz w:val="16"/>
      <w:szCs w:val="16"/>
    </w:rPr>
  </w:style>
  <w:style w:type="paragraph" w:styleId="CommentText">
    <w:name w:val="annotation text"/>
    <w:basedOn w:val="Normal"/>
    <w:link w:val="CommentTextChar"/>
    <w:uiPriority w:val="99"/>
    <w:semiHidden/>
    <w:unhideWhenUsed/>
    <w:rsid w:val="000520C0"/>
    <w:pPr>
      <w:spacing w:line="240" w:lineRule="auto"/>
    </w:pPr>
    <w:rPr>
      <w:sz w:val="20"/>
      <w:szCs w:val="20"/>
    </w:rPr>
  </w:style>
  <w:style w:type="character" w:customStyle="1" w:styleId="CommentTextChar">
    <w:name w:val="Comment Text Char"/>
    <w:basedOn w:val="DefaultParagraphFont"/>
    <w:link w:val="CommentText"/>
    <w:uiPriority w:val="99"/>
    <w:semiHidden/>
    <w:rsid w:val="000520C0"/>
    <w:rPr>
      <w:sz w:val="20"/>
      <w:szCs w:val="20"/>
    </w:rPr>
  </w:style>
  <w:style w:type="paragraph" w:styleId="CommentSubject">
    <w:name w:val="annotation subject"/>
    <w:basedOn w:val="CommentText"/>
    <w:next w:val="CommentText"/>
    <w:link w:val="CommentSubjectChar"/>
    <w:uiPriority w:val="99"/>
    <w:semiHidden/>
    <w:unhideWhenUsed/>
    <w:rsid w:val="000520C0"/>
    <w:rPr>
      <w:b/>
      <w:bCs/>
    </w:rPr>
  </w:style>
  <w:style w:type="character" w:customStyle="1" w:styleId="CommentSubjectChar">
    <w:name w:val="Comment Subject Char"/>
    <w:basedOn w:val="CommentTextChar"/>
    <w:link w:val="CommentSubject"/>
    <w:uiPriority w:val="99"/>
    <w:semiHidden/>
    <w:rsid w:val="000520C0"/>
    <w:rPr>
      <w:b/>
      <w:bCs/>
      <w:sz w:val="20"/>
      <w:szCs w:val="20"/>
    </w:rPr>
  </w:style>
  <w:style w:type="paragraph" w:styleId="Revision">
    <w:name w:val="Revision"/>
    <w:hidden/>
    <w:uiPriority w:val="99"/>
    <w:semiHidden/>
    <w:rsid w:val="000520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Nistuley</dc:creator>
  <cp:keywords/>
  <dc:description/>
  <cp:lastModifiedBy>Artem Nistuley</cp:lastModifiedBy>
  <cp:revision>2</cp:revision>
  <dcterms:created xsi:type="dcterms:W3CDTF">2026-04-15T15:36:00Z</dcterms:created>
  <dcterms:modified xsi:type="dcterms:W3CDTF">2026-07-09T11:32:00Z</dcterms:modified>
</cp:coreProperties>
</file>